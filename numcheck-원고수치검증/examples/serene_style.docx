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비접촉 호흡 유도 자극의 서파수면 증진 효과: SERENE 예비분석 (합성 예제 — 실제 데이터 아님)</w:t>
      </w:r>
    </w:p>
    <w:p>
      <w:r>
        <w:t xml:space="preserve">Abstract</w:t>
      </w:r>
    </w:p>
    <w:p>
      <w:r>
        <w:t xml:space="preserve">Methods: 만성 불면증 성인 46명을 능동자극군과 대조군에 1:1로 배정하였다.</w:t>
      </w:r>
    </w:p>
    <w:p>
      <w:r>
        <w:t xml:space="preserve">Results: 4주 후 반응자는 23/46 (50.0%) 이었고, 능동자극군의 ISI 평균은 14.37 (N = 23) 이었다.</w:t>
      </w:r>
    </w:p>
    <w:p>
      <w:del w:id="1" w:author="a">
        <w:r>
          <w:delText xml:space="preserve">Results: 4주 후 반응자는 99/46 (250.0%) 이었다.</w:delText>
        </w:r>
      </w:del>
    </w:p>
    <w:p>
      <w:r>
        <w:t xml:space="preserve">Methods</w:t>
      </w:r>
    </w:p>
    <w:p>
      <w:r>
        <w:t xml:space="preserve">1차 지표는 ISI, 2차 지표는 PSQI 와 ESS 였다. 야간 호흡수와 HRV(RMSSD)는 비접촉 레이더와 손목 웨어러블로 각각 수집하였다.</w:t>
      </w:r>
    </w:p>
    <w:p>
      <w:r>
        <w:t xml:space="preserve">Results</w:t>
      </w:r>
    </w:p>
    <w:p>
      <w:r>
        <w:t xml:space="preserve">총 46명 (능동자극 23, 대조 23) 이 최종 분석에 포함되었다.</w:t>
      </w:r>
    </w:p>
    <w:p>
      <w:r>
        <w:t xml:space="preserve">능동자극군의 ISI 평균은 18.4 → 11.2 로 낮아졌다 (변화 -7.2).</w:t>
      </w:r>
    </w:p>
    <w:p>
      <w:r>
        <w:t xml:space="preserve">군간 ISI 변화의 차이는 -3.5 (95% CI -5.9 to -1.1) 로 유의하였다, t(44) = 3.05, p = .004.</w:t>
      </w:r>
    </w:p>
    <w:p>
      <w:r>
        <w:t xml:space="preserve">야간 평균 호흡수는 능동자극군에서 14.8 회/분, 대조군에서 15.6 회/분이었다, t(44) = 2.11, p = .041.</w:t>
      </w:r>
    </w:p>
    <w:p>
      <w:r>
        <w:t xml:space="preserve">RMSSD 는 능동자극군에서 유의하게 증가하였다, t(44) = 2.62, p = .012.</w:t>
      </w:r>
    </w:p>
    <w:p>
      <w:r>
        <w:t xml:space="preserve">표 1. 4주 시점 결과 (숫자는 표 셀 안에 있으며, numcheck 는 셀까지 읽는다)</w:t>
      </w:r>
    </w:p>
    <w:tbl>
      <w:tr>
        <w:tc>
          <w:p>
            <w:r>
              <w:t xml:space="preserve">지표</w:t>
            </w:r>
          </w:p>
        </w:tc>
        <w:tc>
          <w:p>
            <w:r>
              <w:t xml:space="preserve">전체 (N = 46)</w:t>
            </w:r>
          </w:p>
        </w:tc>
        <w:tc>
          <w:p>
            <w:r>
              <w:t xml:space="preserve">능동자극 (n = 23)</w:t>
            </w:r>
          </w:p>
        </w:tc>
        <w:tc>
          <w:p>
            <w:r>
              <w:t xml:space="preserve">대조 (n = 23)</w:t>
            </w:r>
          </w:p>
        </w:tc>
      </w:tr>
      <w:tr>
        <w:tc>
          <w:p>
            <w:r>
              <w:t xml:space="preserve">ISI 평균</w:t>
            </w:r>
          </w:p>
        </w:tc>
        <w:tc>
          <w:p>
            <w:r>
              <w:t xml:space="preserve">12.8</w:t>
            </w:r>
          </w:p>
        </w:tc>
        <w:tc>
          <w:p>
            <w:r>
              <w:t xml:space="preserve">14.37 (N = 23)</w:t>
            </w:r>
          </w:p>
        </w:tc>
        <w:tc>
          <w:p>
            <w:r>
              <w:t xml:space="preserve">11.2</w:t>
            </w:r>
          </w:p>
        </w:tc>
      </w:tr>
      <w:tr>
        <w:tc>
          <w:p>
            <w:r>
              <w:t xml:space="preserve">반응자</w:t>
            </w:r>
          </w:p>
        </w:tc>
        <w:tc>
          <w:p>
            <w:r>
              <w:t xml:space="preserve">23/46 (50.0%)</w:t>
            </w:r>
          </w:p>
        </w:tc>
        <w:tc>
          <w:p>
            <w:r>
              <w:t xml:space="preserve">14/23 (60.9%)</w:t>
            </w:r>
          </w:p>
        </w:tc>
        <w:tc>
          <w:p>
            <w:r>
              <w:t xml:space="preserve">9/23 (39.1%)</w:t>
            </w:r>
          </w:p>
        </w:tc>
      </w:tr>
      <w:tr>
        <w:tc>
          <w:p>
            <w:r>
              <w:t xml:space="preserve">RMSSD (ms)</w:t>
            </w:r>
          </w:p>
        </w:tc>
        <w:tc>
          <w:p>
            <w:r>
              <w:t xml:space="preserve">34.2</w:t>
            </w:r>
          </w:p>
        </w:tc>
        <w:tc>
          <w:p>
            <w:r>
              <w:t xml:space="preserve">37.1</w:t>
            </w:r>
          </w:p>
        </w:tc>
        <w:tc>
          <w:p>
            <w:r>
              <w:t xml:space="preserve">31.3</w:t>
            </w:r>
          </w:p>
        </w:tc>
      </w:tr>
    </w:tbl>
    <w:p>
      <w:r>
        <w:t xml:space="preserve">Discussion</w:t>
      </w:r>
    </w:p>
    <w:p>
      <w:r>
        <w:t xml:space="preserve">느린 호흡 유도가 부교감 활성을 통해 서파수면을 늘린다는 가설과 일치한다.</w:t>
      </w:r>
    </w:p>
    <w:p>
      <w:r>
        <w:t xml:space="preserve">References</w:t>
      </w:r>
    </w:p>
    <w:p>
      <w:r>
        <w:t xml:space="preserve">1. Hong GD, Kim SM. Slow breathing and sleep. J Sleep Res. 2019;28(3):112-120.</w:t>
      </w:r>
    </w:p>
  </w:body>
</w:document>
</file>