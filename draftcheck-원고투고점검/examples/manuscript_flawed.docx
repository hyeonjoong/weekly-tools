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Acoustic slow-breathing guidance improves slow-wave sleep in chronic insomnia: a randomized sham-controlled trial</w:t>
      </w:r>
    </w:p>
    <w:p/>
    <w:p>
      <w:r>
        <w:t xml:space="preserve">Abstract</w:t>
      </w:r>
    </w:p>
    <w:p/>
    <w:p>
      <w:r>
        <w:t xml:space="preserve">Background. Chronic insomnia disorder affects roughly one in ten middle-aged adults and is only partly relieved by hypnotic medication, so non-pharmacological options that act on night-time autonomic arousal are needed.</w:t>
      </w:r>
    </w:p>
    <w:p/>
    <w:p>
      <w:r>
        <w:t xml:space="preserve">Objective. To test whether nightly acoustic slow-breathing guidance delivered by a non-contact bedside device increases slow-wave sleep (SWS) compared with a sham tone.</w:t>
      </w:r>
    </w:p>
    <w:p/>
    <w:p>
      <w:r>
        <w:t xml:space="preserve">Methods. In this randomized, sham-controlled, parallel-group trial (SERENE), 48 adults with chronic insomnia disorder were allocated to acoustic slow-breathing guidance (n = 23) or to a sham tone (n = 22) for four weeks. The primary outcome was the change in SWS duration measured by polysomnography (PSG) at week 4. Secondary outcomes were the Insomnia Severity Index (ISI), wake after sleep onset (WASO), and high-frequency heart rate variability (HRV) during the first hour in bed.</w:t>
      </w:r>
    </w:p>
    <w:p/>
    <w:p>
      <w:r>
        <w:t xml:space="preserve">Results. Of 48 participants, 46 completed the week-4 assessment. SWS duration increased by 12.4 min more in the intervention arm than in the sham arm (95% CI, 4.1 to 20.7; Hedges g = 0.61; p &lt; 0.05). ISI improved by 3.2 points (95% CI, 1.4 to 5.0; Hedges g = 0.58; p = 0.004). High-frequency HRV rose by 0.31 ln ms² (95% CI, 0.12 to 0.50; Hedges g = 0.52; p = 0.008). No serious adverse events occurred.</w:t>
      </w:r>
    </w:p>
    <w:p/>
    <w:p>
      <w:r>
        <w:t xml:space="preserve">Conclusions. Acoustic slow-breathing guidance produced a modest but consistent increase in SWS and a parallel improvement in autonomic tone, supporting the proposed respiratory–parasympathetic pathway. The effect was present in both men and women and did not depend on baseline insomnia severity, which suggests that the mechanism is not limited to the most severely affected patients. Because the device requires no contact with the body and no consumable parts, the intervention is straightforward to deliver at home over long periods, and a pragmatic multicentre trial with a twelve-month follow-up is the natural next step for confirming durability and for establishing whether the change in slow-wave sleep translates into daytime benefit.</w:t>
      </w:r>
    </w:p>
    <w:p/>
    <w:p>
      <w:r>
        <w:t xml:space="preserve">Keywords. insomnia; slow-wave sleep; heart rate variability; paced breathing; non-contact sensing</w:t>
      </w:r>
    </w:p>
    <w:p/>
    <w:p>
      <w:r>
        <w:t xml:space="preserve">Introduction</w:t>
      </w:r>
    </w:p>
    <w:p/>
    <w:p>
      <w:r>
        <w:t xml:space="preserve">Chronic insomnia disorder is one of the most common complaints in adult sleep medicine, with prevalence estimates between 6% and 12% depending on the diagnostic threshold applied [1]. Persistent insomnia predicts incident depression, hypertension and impaired daytime function, so it is not merely a nuisance symptom </w:t>
      </w:r>
      <w:r>
        <w:fldChar w:fldCharType="begin"/>
      </w:r>
      <w:r>
        <w:instrText xml:space="preserve"> ADDIN EN.CITE &lt;EndNote&gt;&lt;Cite&gt;&lt;Author&gt;Baglioni&lt;/Author&gt;&lt;Year&gt;2021&lt;/Year&gt;&lt;RecNum&gt;77&lt;/RecNum&gt;&lt;DisplayText&gt;[2]&lt;/DisplayText&gt;&lt;record&gt;&lt;rec-number&gt;77&lt;/rec-number&gt;&lt;ref-type name="Journal Article"&gt;17&lt;/ref-type&gt;&lt;/record&gt;&lt;/Cite&gt;&lt;/EndNote&gt; </w:instrText>
      </w:r>
      <w:r>
        <w:fldChar w:fldCharType="separate"/>
      </w:r>
      <w:r>
        <w:t>[2]</w:t>
      </w:r>
      <w:r>
        <w:fldChar w:fldCharType="end"/>
      </w:r>
      <w:r>
        <w:t xml:space="preserve">. Hypnotic medication remains widely prescribed even though guidelines place behavioural treatment first [3]. Most trials enrol patients with an ISI score above the clinical threshold.</w:t>
      </w:r>
    </w:p>
    <w:p/>
    <w:p>
      <w:r>
        <w:t xml:space="preserve">A recurring physiological observation is that people with insomnia show elevated sympathetic activity at sleep onset and reduced parasympathetic tone across the night [4]. Slow, paced breathing at roughly six breaths per minute reliably raises respiratory sinus arrhythmia and high-frequency heart rate variability (HRV) in the waking state [5]. Whether that same manoeuvre, delivered passively during the sleep-onset period, can shift sleep architecture has been much less studied [6].</w:t>
      </w:r>
    </w:p>
    <w:p/>
    <w:p>
      <w:r>
        <w:t xml:space="preserve">Two lines of evidence make the attempt plausible. First, respiratory sinus arrhythmia (RSA) amplitude tracks vagal outflow closely enough to serve as a night-time marker of parasympathetic engagement [7]. Second, auditory rhythms presented near sleep onset entrain cortical slow oscillations and can increase slow-wave activity without waking the sleeper [8]. Acoustic stimulation phase-locked to the slow oscillation increases slow-wave amplitude and improves overnight memory consolidation [9]. Neither line has been combined with paced breathing in a randomized trial [10].</w:t>
      </w:r>
    </w:p>
    <w:p/>
    <w:p>
      <w:r>
        <w:t xml:space="preserve">We therefore conducted a randomized sham-controlled trial (SERENE), in which a non-contact bedside device measured respiration and delivered an acoustic breathing guide during the first hour in bed. We hypothesised that the intervention would increase slow-wave sleep (SWS) duration relative to a sham tone, and that the increase would be accompanied by a rise in high-frequency HRV and in RSA amplitude.</w:t>
      </w:r>
    </w:p>
    <w:p/>
    <w:p>
      <w:r>
        <w:t xml:space="preserve">Methods</w:t>
      </w:r>
    </w:p>
    <w:p/>
    <w:p>
      <w:r>
        <w:t xml:space="preserve">Design and participants</w:t>
      </w:r>
    </w:p>
    <w:p/>
    <w:p>
      <w:r>
        <w:t xml:space="preserve">SERENE was a single-centre, randomized, sham-controlled, parallel-group trial conducted between March 2025 and January 2026. The protocol followed the reporting standards for non-pharmacological trials [11] and was approved by the institutional review board before the first enrolment [12]. All participants gave written informed consent.</w:t>
      </w:r>
    </w:p>
    <w:p/>
    <w:p>
      <w:r>
        <w:t xml:space="preserve">Eligible adults were 30 to 65 years old and met diagnostic criteria for chronic insomnia disorder with an Insomnia Severity Index (ISI) score of 15 or higher [13]. We excluded people with an apnoea–hypopnoea index above 15 events per hour on the screening night, current shift work, or ongoing hypnotic use within the preceding four weeks [14]. In total 45 participants were randomized; the flow of participants through the trial is shown in Figure 1.</w:t>
      </w:r>
    </w:p>
    <w:p/>
    <w:p>
      <w:r>
        <w:t xml:space="preserve">Intervention and sham</w:t>
      </w:r>
    </w:p>
    <w:p/>
    <w:p>
      <w:r>
        <w:t xml:space="preserve">The device sampled thoracic respiration without contact and delivered a two-tone acoustic guide whose period was tapered from the participant's own resting breathing rate down to six breaths per minute over the first twelve minutes in bed [15]. The sham tone was matched for loudness, spectral content and total exposure but had a fixed period unrelated to the participant's breathing [16].</w:t>
      </w:r>
    </w:p>
    <w:p/>
    <w:p>
      <w:r>
        <w:t xml:space="preserve">Outcomes and measurement</w:t>
      </w:r>
    </w:p>
    <w:p/>
    <w:p>
      <w:r>
        <w:t xml:space="preserve">The primary outcome was the change in SWS duration between the baseline and week-4 polysomnography (PSG) nights, scored by a technician blinded to allocation. Secondary outcomes were the ISI, wake after sleep onset (WASO), total sleep time (TST), and high-frequency HRV computed from the electrocardiogram over the first hour in bed. Sleep stages were scored in 30-second epochs, and non-rapid eye movement (NREM) stage 3 was taken as SWS.</w:t>
      </w:r>
    </w:p>
    <w:p/>
    <w:p>
      <w:r>
        <w:t xml:space="preserve">Statistical analysis</w:t>
      </w:r>
    </w:p>
    <w:p/>
    <w:p>
      <w:r>
        <w:t xml:space="preserve">All analyses followed the intention-to-treat principle and included every randomized participant. Between-arm differences in change scores were tested with analysis of covariance adjusted for the baseline value of the outcome, and effect sizes are reported as Hedges g with 95% confidence intervals. Two-sided p values below 0.05 were considered statistically significant. Missing week-4 values were handled by multiple imputation with twenty imputations under a missing-at-random assumption [18].</w:t>
      </w:r>
    </w:p>
    <w:p/>
    <w:p>
      <w:r>
        <w:t xml:space="preserve">Results</w:t>
      </w:r>
    </w:p>
    <w:p/>
    <w:p>
      <w:r>
        <w:t xml:space="preserve">Participants</w:t>
      </w:r>
    </w:p>
    <w:p/>
    <w:p>
      <w:r>
        <w:t xml:space="preserve">Of the 45 participants who were randomized, 23 were allocated to the intervention arm and 22 to the sham arm, and 43 completed the week-4 assessment (Figure 1). Baseline characteristics were similar between arms and are given in Table 1.</w:t>
      </w:r>
    </w:p>
    <w:p/>
    <w:p>
      <w:r>
        <w:t xml:space="preserve">Primary outcome</w:t>
      </w:r>
    </w:p>
    <w:p/>
    <w:p>
      <w:r>
        <w:t xml:space="preserve">On the week-4 PSG night, SWS duration increased by 18.9 min in the intervention arm and by 6.5 min in the sham arm. The adjusted between-arm difference was 12.4 min (95% CI, 4.1 to 20.7; Hedges g = 0.61; p = 0.003). The distribution of individual change scores is shown in Figure 2.</w:t>
      </w:r>
      <w:del w:id="901" w:author="co-author" w:date="2026-08-01T09:00:00Z">
        <w:r>
          <w:delText xml:space="preserve"> An earlier draft cited [99] here and mentioned Figure 9.</w:delText>
        </w:r>
      </w:del>
    </w:p>
    <w:p/>
    <w:p>
      <w:r>
        <w:t xml:space="preserve">Secondary outcomes</w:t>
      </w:r>
    </w:p>
    <w:p/>
    <w:p>
      <w:r>
        <w:t xml:space="preserve">ISI scores improved by 3.2 points more in the intervention arm (95% CI, 1.4 to 5.0; Hedges g = 0.58; p = 0.000), and WASO fell by 14.1 min more (95% CI, 2.6 to 25.6; Hedges g = 0.44; p = .017). TST did not differ between arms (adjusted difference 5.2 min; 95% CI, −9.8 to 20.2; Hedges g = 0.11; p = 0.489). High-frequency HRV during the guidance period rose by 0.31 ln ms² more in the intervention arm (95% CI, 0.12 to 0.50; Hedges g = 0.52; p = 0.008). Sleep efficiency also differed between the arms (p = 0.041). All secondary outcomes are summarised in Table 3.</w:t>
      </w:r>
    </w:p>
    <w:p/>
    <w:p>
      <w:r>
        <w:t xml:space="preserve">The trajectory of high-frequency HRV across the night separated the guidance hour from the remainder of the night.</w:t>
      </w:r>
    </w:p>
    <w:p/>
    <w:p>
      <w:r>
        <w:t xml:space="preserve">Safety</w:t>
      </w:r>
    </w:p>
    <w:p/>
    <w:p>
      <w:r>
        <w:t xml:space="preserve">No serious adverse events occurred. Four participants in the intervention arm and three in the sham arm reported that the tone was initially intrusive; none withdrew for that reason.</w:t>
      </w:r>
    </w:p>
    <w:p/>
    <w:p>
      <w:r>
        <w:t xml:space="preserve">Discussion</w:t>
      </w:r>
    </w:p>
    <w:p/>
    <w:p>
      <w:r>
        <w:t xml:space="preserve">In this sham-controlled trial, nightly acoustic slow-breathing guidance increased slow-wave sleep by about twelve minutes relative to a matched sham tone, with a parallel rise in high-frequency HRV. The magnitude is modest but comparable with what has been reported for closed-loop acoustic stimulation [17] and larger than what unpaced relaxation audio has achieved [19].</w:t>
      </w:r>
    </w:p>
    <w:p/>
    <w:p>
      <w:r>
        <w:t xml:space="preserve">The pattern of results is consistent with the proposed mechanism. Paced breathing at six breaths per minute maximises RSA amplitude and vagal outflow [20], and vagal engagement before sleep onset has been linked to deeper early-night NREM sleep in observational work [21]. Our finding that the HRV increase was concentrated in the guidance hour rather than spread across the night [22] favours a direct autonomic route rather than a generalised relaxation effect.</w:t>
      </w:r>
    </w:p>
    <w:p/>
    <w:p>
      <w:r>
        <w:t xml:space="preserve">Several limitations temper the interpretation. The trial was single-centre and modestly sized, so the confidence intervals around the secondary outcomes are wide [23,27]. Blinding of participants to an audible intervention is imperfect, although the sham was matched on loudness and exposure [24]. Polysomnography was recorded on only two nights per participant, and night-to-night variability in slow-wave sleep is substantial [25]. Finally, the four-week horizon leaves the durability of the effect unknown.</w:t>
      </w:r>
    </w:p>
    <w:p/>
    <w:p>
      <w:r>
        <w:t xml:space="preserve">Conclusions</w:t>
      </w:r>
    </w:p>
    <w:p/>
    <w:p>
      <w:r>
        <w:t xml:space="preserve">Nightly acoustic slow-breathing guidance delivered by a non-contact bedside device produced a modest, reproducible increase in slow-wave sleep and in high-frequency HRV among adults with chronic insomnia disorder. A larger multicentre trial with a longer follow-up is warranted.</w:t>
      </w:r>
    </w:p>
    <w:p/>
    <w:p>
      <w:r>
        <w:t xml:space="preserve">References</w:t>
      </w:r>
    </w:p>
    <w:p/>
    <w:p>
      <w:r>
        <w:t xml:space="preserve">1. Morin CM, Jarrin DC. Epidemiology of insomnia: prevalence, course and public health burden. Sleep Med Clin. 2022;17(2):173-91. doi:10.1016/j.jsmc.2022.03.003</w:t>
      </w:r>
    </w:p>
    <w:p>
      <w:r>
        <w:t xml:space="preserve">2. Baglioni C, Riemann D. Insomnia as a predictor of depression: a meta-analytic evaluation of longitudinal studies. J Affect Disord. 2021;285:130-9.</w:t>
      </w:r>
    </w:p>
    <w:p>
      <w:r>
        <w:t xml:space="preserve">3. Riemann D, Espie CA, Altena E. European guideline for the diagnosis and treatment of insomnia. J Sleep Res. 2023;32(6):e14035. doi:10.1111/jsr.14035</w:t>
      </w:r>
    </w:p>
    <w:p>
      <w:r>
        <w:t xml:space="preserve">4. Bonnet MH, Arand DL. Hyperarousal and insomnia: state of the science. Sleep Med Rev. 2020;54:101358.</w:t>
      </w:r>
    </w:p>
    <w:p>
      <w:r>
        <w:t xml:space="preserve">5. Lehrer PM, Gevirtz R. Heart rate variability biofeedback: how and why does it work? Front Psychol. 2019;10:756.</w:t>
      </w:r>
    </w:p>
    <w:p>
      <w:r>
        <w:t xml:space="preserve">6. Jerath R, Beveridge C. Respiratory rhythm and sleep onset: a narrative review. Sleep Sci. 2021;14(3):233-42.</w:t>
      </w:r>
    </w:p>
    <w:p>
      <w:r>
        <w:t xml:space="preserve">7. Berntson GG, Cacioppo JT. Respiratory sinus arrhythmia as an index of vagal control. Psychophysiology. 2019;56(9):e13403.</w:t>
      </w:r>
    </w:p>
    <w:p>
      <w:r>
        <w:t xml:space="preserve">8. Ngo HV, Martinetz T, Born J. Auditory closed-loop stimulation of the sleep slow oscillation. Neuron. 2019;78(3):545-53.</w:t>
      </w:r>
    </w:p>
    <w:p>
      <w:r>
        <w:t xml:space="preserve">9. Papalambros NA, Santostasi G, Zee PC. Acoustic enhancement of sleep slow oscillations in older adults. Front Hum Neurosci. 2020;11:109.</w:t>
      </w:r>
    </w:p>
    <w:p>
      <w:r>
        <w:t xml:space="preserve">10. Choi BY, Lee SY. Combined respiratory and auditory interventions for sleep: a scoping review. J Sleep Med. 2024;21(1):1-12.</w:t>
      </w:r>
    </w:p>
    <w:p>
      <w:r>
        <w:t xml:space="preserve">11. Boutron I, Altman DG, Moher D. Reporting guideline for randomized trials of non-pharmacological treatments. Ann Intern Med. 2021;167(1):40-7.</w:t>
      </w:r>
    </w:p>
    <w:p>
      <w:r>
        <w:t xml:space="preserve">12. World Medical Association. Declaration of Helsinki: ethical principles for medical research involving human subjects. JAMA. 2019;310(20):2191-4.</w:t>
      </w:r>
    </w:p>
    <w:p>
      <w:r>
        <w:t xml:space="preserve">13. Bastien CH, Vallieres A, Morin CM. Validation of the Insomnia Severity Index as an outcome measure. Sleep Med. 2019;2(4):297-307.</w:t>
      </w:r>
    </w:p>
    <w:p>
      <w:r>
        <w:t xml:space="preserve">14. Sateia MJ. International classification of sleep disorders: third edition, text revision. Chest. 2022;146(5):1387-94.</w:t>
      </w:r>
    </w:p>
    <w:p>
      <w:r>
        <w:t xml:space="preserve">15. Kim HJ, Park JW. Non-contact respiration sensing for consumer sleep technology: accuracy against inductance plethysmography. Sensors. 2024;24(4):1122. doi:10.3390/s24041122</w:t>
      </w:r>
    </w:p>
    <w:p>
      <w:r>
        <w:t xml:space="preserve">16. Lee SY, Kim HJ. Designing an acoustically matched sham for audio sleep interventions. Trials. 2025;26(1):44.</w:t>
      </w:r>
    </w:p>
    <w:p>
      <w:r>
        <w:t xml:space="preserve">17. White IR, Royston P, Wood AM. Multiple imputation using chained equations: issues and guidance for practice. Stat Med. 2019;30(4):377-99.</w:t>
      </w:r>
    </w:p>
    <w:p>
      <w:r>
        <w:t xml:space="preserve">18. Ferster ML, Karlen W. Benchmarking closed-loop auditory stimulation of slow waves. J Sleep Res. 2022;31(5):e13603.</w:t>
      </w:r>
    </w:p>
    <w:p>
      <w:r>
        <w:t xml:space="preserve">19. Cordi MJ, Rasch B. Effects of relaxation audio on objective sleep quality: a randomized trial. Sleep. 2021;44(6):zsab012.</w:t>
      </w:r>
    </w:p>
    <w:p>
      <w:r>
        <w:t xml:space="preserve">20. Vaschillo EG, Vaschillo B, Lehrer PM. Characteristics of resonance in heart rate variability stimulated by biofeedback. Appl Psychophysiol Biofeedback. 2020;31(2):129-42.</w:t>
      </w:r>
    </w:p>
    <w:p>
      <w:r>
        <w:t xml:space="preserve">21. Werner GG, Ford BQ, Mauss IB. High cardiac vagal control is related to better subjective and objective sleep quality. Biol Psychol. 2021;106:79-85.</w:t>
      </w:r>
    </w:p>
    <w:p>
      <w:r>
        <w:t xml:space="preserve">22. Tobaldini E, Nobili L, Montano N. Heart rate variability across sleep stages: a systematic review. Sleep Med Rev. 2020;49:101228.</w:t>
      </w:r>
    </w:p>
    <w:p>
      <w:r>
        <w:t xml:space="preserve">23. Button KS, Ioannidis JPA, Munafo MR. Power failure: why small sample size undermines the reliability of research. Nat Rev Neurosci. 2019;14(5):365-76.</w:t>
      </w:r>
    </w:p>
    <w:p>
      <w:r>
        <w:t xml:space="preserve">24. Boutron I, Estellat C, Ravaud P. Blinding in randomized trials of non-pharmacological interventions. Contemp Clin Trials. 2020;28(3):258-66.</w:t>
      </w:r>
    </w:p>
    <w:p>
      <w:r>
        <w:t xml:space="preserve">25. Buysse DJ, Cheng Y, Germain A. Night-to-night variability in polysomnographic sleep of adults with insomnia. Sleep Med. 2021;11(1):56-64.</w:t>
      </w:r>
    </w:p>
    <w:p>
      <w:r>
        <w:t xml:space="preserve">26. Espie CA, Emsley R, Kyle SD. Durability of digital cognitive behavioural therapy for insomnia at twelve months. JAMA Psychiatry. 2022;76(1):21-30.</w:t>
      </w:r>
    </w:p>
    <w:p/>
    <w:p>
      <w:r>
        <w:t xml:space="preserve">Figure legends</w:t>
      </w:r>
    </w:p>
    <w:p/>
    <w:p>
      <w:r>
        <w:t xml:space="preserve">Figure 1. Flow of participants through the SERENE trial, from screening to the week-4 assessment.</w:t>
      </w:r>
    </w:p>
    <w:p/>
    <w:p>
      <w:r>
        <w:t xml:space="preserve">Figure 2. Individual change in slow-wave sleep duration from baseline to week 4, by allocated arm. Horizontal bars show arm means.</w:t>
      </w:r>
    </w:p>
    <w:p/>
    <w:p>
      <w:r>
        <w:t xml:space="preserve">Figure 3. Night-by-night high-frequency heart rate variability, separated into the guidance hour and the remainder of the night.</w:t>
      </w:r>
    </w:p>
    <w:p/>
    <w:p>
      <w:r>
        <w:t xml:space="preserve">Tables</w:t>
      </w:r>
    </w:p>
    <w:p/>
    <w:p>
      <w:r>
        <w:t xml:space="preserve">Table 1. Baseline characteristics of the 45 participants.</w:t>
      </w:r>
    </w:p>
    <w:p/>
    <w:tbl>
      <w:tblPr>
        <w:tblW w:w="0" w:type="auto"/>
      </w:tblPr>
      <w:tr>
        <w:tc>
          <w:tcPr>
            <w:tcW w:w="2000" w:type="dxa"/>
          </w:tcPr>
          <w:p>
            <w:r>
              <w:t xml:space="preserve">Characteristic</w:t>
            </w:r>
          </w:p>
        </w:tc>
        <w:tc>
          <w:tcPr>
            <w:tcW w:w="2000" w:type="dxa"/>
          </w:tcPr>
          <w:p>
            <w:r>
              <w:t xml:space="preserve">Intervention (n = 23)</w:t>
            </w:r>
          </w:p>
        </w:tc>
        <w:tc>
          <w:tcPr>
            <w:tcW w:w="2000" w:type="dxa"/>
          </w:tcPr>
          <w:p>
            <w:r>
              <w:t xml:space="preserve">Sham (n = 22)</w:t>
            </w:r>
          </w:p>
        </w:tc>
      </w:tr>
      <w:tr>
        <w:tc>
          <w:tcPr>
            <w:tcW w:w="2000" w:type="dxa"/>
          </w:tcPr>
          <w:p>
            <w:r>
              <w:t xml:space="preserve">Age, years, mean (SD)</w:t>
            </w:r>
          </w:p>
        </w:tc>
        <w:tc>
          <w:tcPr>
            <w:tcW w:w="2000" w:type="dxa"/>
          </w:tcPr>
          <w:p>
            <w:r>
              <w:t xml:space="preserve">48.2 (9.1)</w:t>
            </w:r>
          </w:p>
        </w:tc>
        <w:tc>
          <w:tcPr>
            <w:tcW w:w="2000" w:type="dxa"/>
          </w:tcPr>
          <w:p>
            <w:r>
              <w:t xml:space="preserve">47.6 (8.7)</w:t>
            </w:r>
          </w:p>
        </w:tc>
      </w:tr>
      <w:tr>
        <w:tc>
          <w:tcPr>
            <w:tcW w:w="2000" w:type="dxa"/>
          </w:tcPr>
          <w:p>
            <w:r>
              <w:t xml:space="preserve">Female, n (%)</w:t>
            </w:r>
          </w:p>
        </w:tc>
        <w:tc>
          <w:tcPr>
            <w:tcW w:w="2000" w:type="dxa"/>
          </w:tcPr>
          <w:p>
            <w:r>
              <w:t xml:space="preserve">14 (60.9)</w:t>
            </w:r>
          </w:p>
        </w:tc>
        <w:tc>
          <w:tcPr>
            <w:tcW w:w="2000" w:type="dxa"/>
          </w:tcPr>
          <w:p>
            <w:r>
              <w:t xml:space="preserve">13 (59.1)</w:t>
            </w:r>
          </w:p>
        </w:tc>
      </w:tr>
      <w:tr>
        <w:tc>
          <w:tcPr>
            <w:tcW w:w="2000" w:type="dxa"/>
          </w:tcPr>
          <w:p>
            <w:r>
              <w:t xml:space="preserve">ISI score, mean (SD)</w:t>
            </w:r>
          </w:p>
        </w:tc>
        <w:tc>
          <w:tcPr>
            <w:tcW w:w="2000" w:type="dxa"/>
          </w:tcPr>
          <w:p>
            <w:r>
              <w:t xml:space="preserve">18.4 (2.9)</w:t>
            </w:r>
          </w:p>
        </w:tc>
        <w:tc>
          <w:tcPr>
            <w:tcW w:w="2000" w:type="dxa"/>
          </w:tcPr>
          <w:p>
            <w:r>
              <w:t xml:space="preserve">18.1 (3.1)</w:t>
            </w:r>
          </w:p>
        </w:tc>
      </w:tr>
      <w:tr>
        <w:tc>
          <w:tcPr>
            <w:tcW w:w="2000" w:type="dxa"/>
          </w:tcPr>
          <w:p>
            <w:r>
              <w:t xml:space="preserve">SWS duration, min, mean (SD)</w:t>
            </w:r>
          </w:p>
        </w:tc>
        <w:tc>
          <w:tcPr>
            <w:tcW w:w="2000" w:type="dxa"/>
          </w:tcPr>
          <w:p>
            <w:r>
              <w:t xml:space="preserve">52.7 (18.3)</w:t>
            </w:r>
          </w:p>
        </w:tc>
        <w:tc>
          <w:tcPr>
            <w:tcW w:w="2000" w:type="dxa"/>
          </w:tcPr>
          <w:p>
            <w:r>
              <w:t xml:space="preserve">54.1 (17.9)</w:t>
            </w:r>
          </w:p>
        </w:tc>
      </w:tr>
    </w:tbl>
    <w:p/>
    <w:p>
      <w:r>
        <w:t xml:space="preserve">Table 3. Secondary outcomes at week 4, adjusted for baseline.</w:t>
      </w:r>
    </w:p>
    <w:p/>
    <w:tbl>
      <w:tblPr>
        <w:tblW w:w="0" w:type="auto"/>
      </w:tblPr>
      <w:tr>
        <w:tc>
          <w:tcPr>
            <w:tcW w:w="2000" w:type="dxa"/>
          </w:tcPr>
          <w:p>
            <w:r>
              <w:t xml:space="preserve">Outcome</w:t>
            </w:r>
          </w:p>
        </w:tc>
        <w:tc>
          <w:tcPr>
            <w:tcW w:w="2000" w:type="dxa"/>
          </w:tcPr>
          <w:p>
            <w:r>
              <w:t xml:space="preserve">Adjusted difference</w:t>
            </w:r>
          </w:p>
        </w:tc>
        <w:tc>
          <w:tcPr>
            <w:tcW w:w="2000" w:type="dxa"/>
          </w:tcPr>
          <w:p>
            <w:r>
              <w:t xml:space="preserve">95% CI</w:t>
            </w:r>
          </w:p>
        </w:tc>
        <w:tc>
          <w:tcPr>
            <w:tcW w:w="2000" w:type="dxa"/>
          </w:tcPr>
          <w:p>
            <w:r>
              <w:t xml:space="preserve">Hedges g</w:t>
            </w:r>
          </w:p>
        </w:tc>
        <w:tc>
          <w:tcPr>
            <w:tcW w:w="2000" w:type="dxa"/>
          </w:tcPr>
          <w:p>
            <w:r>
              <w:t xml:space="preserve">p</w:t>
            </w:r>
          </w:p>
        </w:tc>
      </w:tr>
      <w:tr>
        <w:tc>
          <w:tcPr>
            <w:tcW w:w="2000" w:type="dxa"/>
          </w:tcPr>
          <w:p>
            <w:r>
              <w:t xml:space="preserve">ISI, points</w:t>
            </w:r>
          </w:p>
        </w:tc>
        <w:tc>
          <w:tcPr>
            <w:tcW w:w="2000" w:type="dxa"/>
          </w:tcPr>
          <w:p>
            <w:r>
              <w:t xml:space="preserve">−3.2</w:t>
            </w:r>
          </w:p>
        </w:tc>
        <w:tc>
          <w:tcPr>
            <w:tcW w:w="2000" w:type="dxa"/>
          </w:tcPr>
          <w:p>
            <w:r>
              <w:t xml:space="preserve">−5.0 to −1.4</w:t>
            </w:r>
          </w:p>
        </w:tc>
        <w:tc>
          <w:tcPr>
            <w:tcW w:w="2000" w:type="dxa"/>
          </w:tcPr>
          <w:p>
            <w:r>
              <w:t xml:space="preserve">0.58</w:t>
            </w:r>
          </w:p>
        </w:tc>
        <w:tc>
          <w:tcPr>
            <w:tcW w:w="2000" w:type="dxa"/>
          </w:tcPr>
          <w:p>
            <w:r>
              <w:t xml:space="preserve">0.004</w:t>
            </w:r>
          </w:p>
        </w:tc>
      </w:tr>
      <w:tr>
        <w:tc>
          <w:tcPr>
            <w:tcW w:w="2000" w:type="dxa"/>
          </w:tcPr>
          <w:p>
            <w:r>
              <w:t xml:space="preserve">WASO, min</w:t>
            </w:r>
          </w:p>
        </w:tc>
        <w:tc>
          <w:tcPr>
            <w:tcW w:w="2000" w:type="dxa"/>
          </w:tcPr>
          <w:p>
            <w:r>
              <w:t xml:space="preserve">−14.1</w:t>
            </w:r>
          </w:p>
        </w:tc>
        <w:tc>
          <w:tcPr>
            <w:tcW w:w="2000" w:type="dxa"/>
          </w:tcPr>
          <w:p>
            <w:r>
              <w:t xml:space="preserve">−25.6 to −2.6</w:t>
            </w:r>
          </w:p>
        </w:tc>
        <w:tc>
          <w:tcPr>
            <w:tcW w:w="2000" w:type="dxa"/>
          </w:tcPr>
          <w:p>
            <w:r>
              <w:t xml:space="preserve">0.44</w:t>
            </w:r>
          </w:p>
        </w:tc>
        <w:tc>
          <w:tcPr>
            <w:tcW w:w="2000" w:type="dxa"/>
          </w:tcPr>
          <w:p>
            <w:r>
              <w:t xml:space="preserve">0.017</w:t>
            </w:r>
          </w:p>
        </w:tc>
      </w:tr>
      <w:tr>
        <w:tc>
          <w:tcPr>
            <w:tcW w:w="2000" w:type="dxa"/>
          </w:tcPr>
          <w:p>
            <w:r>
              <w:t xml:space="preserve">TST, min</w:t>
            </w:r>
          </w:p>
        </w:tc>
        <w:tc>
          <w:tcPr>
            <w:tcW w:w="2000" w:type="dxa"/>
          </w:tcPr>
          <w:p>
            <w:r>
              <w:t xml:space="preserve">5.2</w:t>
            </w:r>
          </w:p>
        </w:tc>
        <w:tc>
          <w:tcPr>
            <w:tcW w:w="2000" w:type="dxa"/>
          </w:tcPr>
          <w:p>
            <w:r>
              <w:t xml:space="preserve">−9.8 to 20.2</w:t>
            </w:r>
          </w:p>
        </w:tc>
        <w:tc>
          <w:tcPr>
            <w:tcW w:w="2000" w:type="dxa"/>
          </w:tcPr>
          <w:p>
            <w:r>
              <w:t xml:space="preserve">0.11</w:t>
            </w:r>
          </w:p>
        </w:tc>
        <w:tc>
          <w:tcPr>
            <w:tcW w:w="2000" w:type="dxa"/>
          </w:tcPr>
          <w:p>
            <w:r>
              <w:t xml:space="preserve">0.489</w:t>
            </w:r>
          </w:p>
        </w:tc>
      </w:tr>
      <w:tr>
        <w:tc>
          <w:tcPr>
            <w:tcW w:w="2000" w:type="dxa"/>
          </w:tcPr>
          <w:p>
            <w:r>
              <w:t xml:space="preserve">High-frequency HRV, ln ms²</w:t>
            </w:r>
          </w:p>
        </w:tc>
        <w:tc>
          <w:tcPr>
            <w:tcW w:w="2000" w:type="dxa"/>
          </w:tcPr>
          <w:p>
            <w:r>
              <w:t xml:space="preserve">0.31</w:t>
            </w:r>
          </w:p>
        </w:tc>
        <w:tc>
          <w:tcPr>
            <w:tcW w:w="2000" w:type="dxa"/>
          </w:tcPr>
          <w:p>
            <w:r>
              <w:t xml:space="preserve">0.12 to 0.50</w:t>
            </w:r>
          </w:p>
        </w:tc>
        <w:tc>
          <w:tcPr>
            <w:tcW w:w="2000" w:type="dxa"/>
          </w:tcPr>
          <w:p>
            <w:r>
              <w:t xml:space="preserve">0.52</w:t>
            </w:r>
          </w:p>
        </w:tc>
        <w:tc>
          <w:tcPr>
            <w:tcW w:w="2000" w:type="dxa"/>
          </w:tcPr>
          <w:p>
            <w:r>
              <w:t xml:space="preserve">0.008</w:t>
            </w:r>
          </w:p>
        </w:tc>
      </w:tr>
    </w:tbl>
    <w:p/>
  </w:body>
</w:document>
</file>