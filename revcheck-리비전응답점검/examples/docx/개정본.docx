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Non-contact respiration-guided acoustic stimulation for chronic insomnia (SERENE): a randomised sham-controlled trial</w:t>
      </w:r>
    </w:p>
    <w:p>
      <w:pPr>
        <w:pStyle w:val="Heading1"/>
      </w:pPr>
      <w:r>
        <w:t xml:space="preserve">Abstract</w:t>
      </w:r>
    </w:p>
    <w:p>
      <w:r>
        <w:t xml:space="preserve">Background: Slow breath</w:t>
      </w:r>
      <w:r>
        <w:t xml:space="preserve">ing has been proposed t</w:t>
      </w:r>
      <w:r>
        <w:t xml:space="preserve">o raise parasympathetic</w:t>
      </w:r>
      <w:r>
        <w:t xml:space="preserve"> tone and deepen slow-w</w:t>
      </w:r>
      <w:r>
        <w:t xml:space="preserve">ave sleep, but device-b</w:t>
      </w:r>
      <w:r>
        <w:t xml:space="preserve">ased evidence in chroni</w:t>
      </w:r>
      <w:r>
        <w:t xml:space="preserve">c insomnia remains limi</w:t>
      </w:r>
      <w:r>
        <w:t xml:space="preserve">ted.</w:t>
      </w:r>
    </w:p>
    <w:p>
      <w:r>
        <w:t xml:space="preserve">Methods: Adults with chronic i</w:t>
      </w:r>
      <w:r>
        <w:t xml:space="preserve">nsomnia were randomised to eig</w:t>
      </w:r>
      <w:r>
        <w:t xml:space="preserve">ht weeks of respiration-guided</w:t>
      </w:r>
      <w:r>
        <w:t xml:space="preserve"> acoustic stimulation or to a </w:t>
      </w:r>
      <w:r>
        <w:t xml:space="preserve">sham device. The primary outco</w:t>
      </w:r>
      <w:r>
        <w:t xml:space="preserve">me was the change in the Insom</w:t>
      </w:r>
      <w:r>
        <w:t xml:space="preserve">nia Severity Index (ISI) at we</w:t>
      </w:r>
      <w:r>
        <w:t xml:space="preserve">ek 8.</w:t>
      </w:r>
    </w:p>
    <w:p>
      <w:r>
        <w:t xml:space="preserve">Results: The mea</w:t>
      </w:r>
      <w:r>
        <w:t xml:space="preserve">n ISI decreased </w:t>
      </w:r>
      <w:r>
        <w:t xml:space="preserve">by 5.2 points (S</w:t>
      </w:r>
      <w:r>
        <w:t xml:space="preserve">D 3.1) in the ac</w:t>
      </w:r>
      <w:r>
        <w:t xml:space="preserve">tive arm and by </w:t>
      </w:r>
      <w:r>
        <w:t xml:space="preserve">2.1 points (SD 2</w:t>
      </w:r>
      <w:r>
        <w:t xml:space="preserve">.8) in the sham </w:t>
      </w:r>
      <w:r>
        <w:t xml:space="preserve">arm.</w:t>
      </w:r>
    </w:p>
    <w:p>
      <w:r>
        <w:t xml:space="preserve">Conclusions: Resp</w:t>
      </w:r>
      <w:r>
        <w:t xml:space="preserve">iration-guided ac</w:t>
      </w:r>
      <w:r>
        <w:t xml:space="preserve">oustic stimulatio</w:t>
      </w:r>
      <w:r>
        <w:t xml:space="preserve">n reduced insomni</w:t>
      </w:r>
      <w:r>
        <w:t xml:space="preserve">a severity over e</w:t>
      </w:r>
      <w:r>
        <w:t xml:space="preserve">ight weeks in thi</w:t>
      </w:r>
      <w:r>
        <w:t xml:space="preserve">s single-centre t</w:t>
      </w:r>
      <w:r>
        <w:t xml:space="preserve">rial.</w:t>
      </w:r>
    </w:p>
    <w:p>
      <w:pPr>
        <w:pStyle w:val="Heading1"/>
      </w:pPr>
      <w:r>
        <w:t xml:space="preserve">Introduction</w:t>
      </w:r>
    </w:p>
    <w:p>
      <w:r>
        <w:t xml:space="preserve">Chronic insomnia affect</w:t>
      </w:r>
      <w:r>
        <w:t xml:space="preserve">s roughly one in ten ad</w:t>
      </w:r>
      <w:r>
        <w:t xml:space="preserve">ults and is associated </w:t>
      </w:r>
      <w:r>
        <w:t xml:space="preserve">with impaired daytime f</w:t>
      </w:r>
      <w:r>
        <w:t xml:space="preserve">unction, reduced work p</w:t>
      </w:r>
      <w:r>
        <w:t xml:space="preserve">roductivity and increas</w:t>
      </w:r>
      <w:r>
        <w:t xml:space="preserve">ed cardiovascular risk.</w:t>
      </w:r>
    </w:p>
    <w:p>
      <w:r>
        <w:t xml:space="preserve">Paced breathing at about six breath</w:t>
      </w:r>
      <w:r>
        <w:t xml:space="preserve">s per minute increases respiratory </w:t>
      </w:r>
      <w:r>
        <w:t xml:space="preserve">sinus arrhythmia and shifts cardiac</w:t>
      </w:r>
      <w:r>
        <w:t xml:space="preserve"> autonomic balance toward vagal pre</w:t>
      </w:r>
      <w:r>
        <w:t xml:space="preserve">dominance. Whether an unattended be</w:t>
      </w:r>
      <w:r>
        <w:t xml:space="preserve">dside device can reproduce this eff</w:t>
      </w:r>
      <w:r>
        <w:t xml:space="preserve">ect during natural sleep is unknown</w:t>
      </w:r>
      <w:r>
        <w:t xml:space="preserve">.</w:t>
      </w:r>
    </w:p>
    <w:p>
      <w:r>
        <w:t xml:space="preserve">The SERENE trial tested whe</w:t>
      </w:r>
      <w:r>
        <w:t xml:space="preserve">ther a non-contact device t</w:t>
      </w:r>
      <w:r>
        <w:t xml:space="preserve">hat detects respiration and</w:t>
      </w:r>
      <w:r>
        <w:t xml:space="preserve"> delivers acoustic cues tim</w:t>
      </w:r>
      <w:r>
        <w:t xml:space="preserve">ed to the exhalation phase </w:t>
      </w:r>
      <w:r>
        <w:t xml:space="preserve">improves insomnia severity </w:t>
      </w:r>
      <w:r>
        <w:t xml:space="preserve">compared with a sham device</w:t>
      </w:r>
      <w:r>
        <w:t xml:space="preserve">.</w:t>
      </w:r>
    </w:p>
    <w:p>
      <w:pPr>
        <w:pStyle w:val="Heading1"/>
      </w:pPr>
      <w:r>
        <w:t xml:space="preserve">Methods</w:t>
      </w:r>
    </w:p>
    <w:p>
      <w:pPr>
        <w:pStyle w:val="Heading1"/>
      </w:pPr>
      <w:r>
        <w:t xml:space="preserve">Participants</w:t>
      </w:r>
    </w:p>
    <w:p>
      <w:r>
        <w:t xml:space="preserve">Adults aged 20 to 65 </w:t>
      </w:r>
      <w:r>
        <w:t xml:space="preserve">years meeting DSM-5 c</w:t>
      </w:r>
      <w:r>
        <w:t xml:space="preserve">riteria for chronic i</w:t>
      </w:r>
      <w:r>
        <w:t xml:space="preserve">nsomnia disorder were</w:t>
      </w:r>
      <w:r>
        <w:t xml:space="preserve"> recruited from two s</w:t>
      </w:r>
      <w:r>
        <w:t xml:space="preserve">leep clinics between </w:t>
      </w:r>
      <w:r>
        <w:t xml:space="preserve">March and October 202</w:t>
      </w:r>
      <w:r>
        <w:t xml:space="preserve">5.</w:t>
      </w:r>
    </w:p>
    <w:p>
      <w:pPr>
        <w:pStyle w:val="Heading1"/>
      </w:pPr>
      <w:r>
        <w:t xml:space="preserve">Randomisation and masking</w:t>
      </w:r>
    </w:p>
    <w:p>
      <w:r>
        <w:t xml:space="preserve">Participants</w:t>
      </w:r>
      <w:ins w:id="2" w:author="author" w:date="2026-01-02T00:00:00Z">
        <w:r>
          <w:t xml:space="preserve"> were assigned 1:1 by a computer-generated sequence with block sizes of four. Both arms received an identical-looking bedside unit; the sham unit played a fixed pink-noise track unrelated to respiration. The sham unit was acoustically matched to the active unit in loudness and spectral profile, and neither participants nor outcome assessors were informed which unit they handled.</w:t>
        </w:r>
      </w:ins>
    </w:p>
    <w:p>
      <w:pPr>
        <w:pStyle w:val="Heading1"/>
      </w:pPr>
      <w:r>
        <w:t xml:space="preserve">Outcomes</w:t>
      </w:r>
    </w:p>
    <w:p>
      <w:r>
        <w:t xml:space="preserve">The primary outcome was the c</w:t>
      </w:r>
      <w:r>
        <w:t xml:space="preserve">hange in ISI from baseline to</w:t>
      </w:r>
      <w:r>
        <w:t xml:space="preserve"> week 8. Secondary outcomes w</w:t>
      </w:r>
      <w:r>
        <w:t xml:space="preserve">ere RMSSD during the first sl</w:t>
      </w:r>
      <w:r>
        <w:t xml:space="preserve">eep hour, slow-wave activity </w:t>
      </w:r>
      <w:r>
        <w:t xml:space="preserve">from single-channel EEG, and </w:t>
      </w:r>
      <w:r>
        <w:t xml:space="preserve">sleep-diary total sleep time.</w:t>
      </w:r>
    </w:p>
    <w:p>
      <w:pPr>
        <w:pStyle w:val="Heading1"/>
      </w:pPr>
      <w:r>
        <w:t xml:space="preserve">Statistical analysis</w:t>
      </w:r>
    </w:p>
    <w:p>
      <w:r>
        <w:t xml:space="preserve">Between-arm differences were analysed with a linear mixed model including arm, visit and their interaction, with participant as a random intercept. Analyses followed the intention-to-treat principle.</w:t>
      </w:r>
      <w:ins w:id="2" w:author="author" w:date="2026-01-02T00:00:00Z">
        <w:r>
          <w:t xml:space="preserve"> Assuming a between-group difference of 3.0 points on the ISI with an SD of 4.5, 42 participants per arm provide 80% power at a two-sided alpha of 0.05.</w:t>
        </w:r>
      </w:ins>
    </w:p>
    <w:p>
      <w:pPr>
        <w:pStyle w:val="Heading1"/>
      </w:pPr>
      <w:r>
        <w:t xml:space="preserve">Results</w:t>
      </w:r>
    </w:p>
    <w:p>
      <w:ins w:id="2" w:author="author" w:date="2026-01-02T00:00:00Z">
        <w:r>
          <w:t xml:space="preserve">Of the 84 randomised participants, 78 completed the week-8 assessment, comprising 40 of 42 in the active arm and 38 of 42 in the sham arm (Table 2).</w:t>
        </w:r>
      </w:ins>
    </w:p>
    <w:p>
      <w:r>
        <w:t xml:space="preserve">The mean ISI decreased b</w:t>
      </w:r>
      <w:r>
        <w:t xml:space="preserve">y 5.2 points (SD 3.1) in</w:t>
      </w:r>
      <w:r>
        <w:t xml:space="preserve"> the active arm and by 2</w:t>
      </w:r>
      <w:r>
        <w:t xml:space="preserve">.1 points (SD 2.8) in th</w:t>
      </w:r>
      <w:r>
        <w:t xml:space="preserve">e sham arm, giving a bet</w:t>
      </w:r>
      <w:r>
        <w:t xml:space="preserve">ween-arm difference of 3</w:t>
      </w:r>
      <w:r>
        <w:t xml:space="preserve">.1 points (95% CI 1.6 to</w:t>
      </w:r>
      <w:r>
        <w:t xml:space="preserve"> 4.6).</w:t>
      </w:r>
    </w:p>
    <w:p>
      <w:r>
        <w:t xml:space="preserve">RMSSD during th</w:t>
      </w:r>
      <w:r>
        <w:t xml:space="preserve">e first hour of</w:t>
      </w:r>
      <w:r>
        <w:t xml:space="preserve"> sleep increase</w:t>
      </w:r>
      <w:r>
        <w:t xml:space="preserve">d by 6.4 ms in </w:t>
      </w:r>
      <w:r>
        <w:t xml:space="preserve">the active arm </w:t>
      </w:r>
      <w:r>
        <w:t xml:space="preserve">and by 1.2 ms i</w:t>
      </w:r>
      <w:r>
        <w:t xml:space="preserve">n the sham arm.</w:t>
      </w:r>
    </w:p>
    <w:p>
      <w:ins w:id="2" w:author="author" w:date="2026-01-02T00:00:00Z">
        <w:r>
          <w:t xml:space="preserve">Slow-wave activity in the first two NREM cycles was numerically higher in the active arm, but the between-arm contrast was prespecified as exploratory and is reported without inferential testing.</w:t>
        </w:r>
      </w:ins>
    </w:p>
    <w:p>
      <w:pPr>
        <w:pStyle w:val="Heading1"/>
      </w:pPr>
      <w:r>
        <w:t xml:space="preserve">Discussion</w:t>
      </w:r>
    </w:p>
    <w:p>
      <w:r>
        <w:t xml:space="preserve">The magnitude of ISI </w:t>
      </w:r>
      <w:r>
        <w:t xml:space="preserve">improvement is compar</w:t>
      </w:r>
      <w:r>
        <w:t xml:space="preserve">able with that report</w:t>
      </w:r>
      <w:r>
        <w:t xml:space="preserve">ed for brief behaviou</w:t>
      </w:r>
      <w:r>
        <w:t xml:space="preserve">ral interventions, wh</w:t>
      </w:r>
      <w:r>
        <w:t xml:space="preserve">ile requiring no sche</w:t>
      </w:r>
      <w:r>
        <w:t xml:space="preserve">duled clinician conta</w:t>
      </w:r>
      <w:r>
        <w:t xml:space="preserve">ct.</w:t>
      </w:r>
    </w:p>
    <w:p>
      <w:r>
        <w:t xml:space="preserve">This trial has limitations. Polysomnography was performed only at baseline, so the EEG-derived measures rely on a single-channel montage.</w:t>
      </w:r>
      <w:ins w:id="2" w:author="author" w:date="2026-01-02T00:00:00Z">
        <w:r>
          <w:t xml:space="preserve"> Because both clinics serve an urban adult population, the findings may not generalise to older adults or to patients with untreated sleep apnoea.</w:t>
        </w:r>
      </w:ins>
    </w:p>
    <w:p>
      <w:pPr>
        <w:pStyle w:val="Heading1"/>
      </w:pPr>
      <w:r>
        <w:t xml:space="preserve">References</w:t>
      </w:r>
    </w:p>
    <w:p>
      <w:r>
        <w:t xml:space="preserve">1. Kim H, Park J.</w:t>
      </w:r>
      <w:r>
        <w:t xml:space="preserve"> Slow breathing a</w:t>
      </w:r>
      <w:r>
        <w:t xml:space="preserve">nd cardiac vagal </w:t>
      </w:r>
      <w:r>
        <w:t xml:space="preserve">tone in adults. J</w:t>
      </w:r>
      <w:r>
        <w:t xml:space="preserve"> Sleep Res. 2019;</w:t>
      </w:r>
      <w:r>
        <w:t xml:space="preserve">28(3):e12812. doi</w:t>
      </w:r>
      <w:r>
        <w:t xml:space="preserve">:10.1000/jsr.2019</w:t>
      </w:r>
      <w:r>
        <w:t xml:space="preserve">.0031</w:t>
      </w:r>
    </w:p>
    <w:p>
      <w:r>
        <w:t xml:space="preserve">2. Lee S, Choi B. Ac</w:t>
      </w:r>
      <w:r>
        <w:t xml:space="preserve">oustic stimulation d</w:t>
      </w:r>
      <w:r>
        <w:t xml:space="preserve">uring slow-wave slee</w:t>
      </w:r>
      <w:r>
        <w:t xml:space="preserve">p: a systematic revi</w:t>
      </w:r>
      <w:r>
        <w:t xml:space="preserve">ew. Sleep Med Rev. 2</w:t>
      </w:r>
      <w:r>
        <w:t xml:space="preserve">021;55:101388. doi:1</w:t>
      </w:r>
      <w:r>
        <w:t xml:space="preserve">0.1000/smrv.2021.101</w:t>
      </w:r>
      <w:r>
        <w:t xml:space="preserve">388</w:t>
      </w:r>
    </w:p>
    <w:p>
      <w:r>
        <w:t xml:space="preserve">3. Ahn Y, Seo M. In</w:t>
      </w:r>
      <w:r>
        <w:t xml:space="preserve">somnia Severity Ind</w:t>
      </w:r>
      <w:r>
        <w:t xml:space="preserve">ex: validation in a</w:t>
      </w:r>
      <w:r>
        <w:t xml:space="preserve"> Korean population.</w:t>
      </w:r>
      <w:r>
        <w:t xml:space="preserve"> Sleep Breath. 2020</w:t>
      </w:r>
      <w:r>
        <w:t xml:space="preserve">;24(2):541-548. doi</w:t>
      </w:r>
      <w:r>
        <w:t xml:space="preserve">:10.1000/sb.2020.05</w:t>
      </w:r>
      <w:r>
        <w:t xml:space="preserve">41</w:t>
      </w:r>
    </w:p>
    <w:p>
      <w:ins w:id="2" w:author="author" w:date="2026-01-02T00:00:00Z">
        <w:r>
          <w:t xml:space="preserve">4. Jung E, Han K. Masking integrity in device-based sleep trials. Trials. 2022;23(1):77. doi:10.1000/trials.2022.0077</w:t>
        </w:r>
      </w:ins>
    </w:p>
    <w:p>
      <w:ins w:id="2" w:author="author" w:date="2026-01-02T00:00:00Z">
        <w:r>
          <w:t xml:space="preserve">5. Oh J, Ryu D. Urban-rural differences in insomnia treatment response. Sleep Health. 2023;9(4):412-419. doi:10.1000/sh.2023.0412</w:t>
        </w:r>
      </w:ins>
    </w:p>
    <w:p>
      <w:r>
        <w:t xml:space="preserve">Table 2. Completers by arm</w:t>
      </w:r>
    </w:p>
    <w:tbl>
      <w:tr>
        <w:tc>
          <w:p>
            <w:r>
              <w:t xml:space="preserve">Arm</w:t>
            </w:r>
          </w:p>
        </w:tc>
        <w:tc>
          <w:p>
            <w:r>
              <w:t xml:space="preserve">Randomised</w:t>
            </w:r>
          </w:p>
        </w:tc>
        <w:tc>
          <w:p>
            <w:r>
              <w:t xml:space="preserve">Completed</w:t>
            </w:r>
          </w:p>
        </w:tc>
      </w:tr>
      <w:tr>
        <w:tc>
          <w:p>
            <w:r>
              <w:t xml:space="preserve">Active</w:t>
            </w:r>
          </w:p>
        </w:tc>
        <w:tc>
          <w:p>
            <w:r>
              <w:t xml:space="preserve">42</w:t>
            </w:r>
          </w:p>
        </w:tc>
        <w:tc>
          <w:p>
            <w:r>
              <w:t xml:space="preserve">40</w:t>
            </w:r>
          </w:p>
        </w:tc>
      </w:tr>
      <w:tr>
        <w:tc>
          <w:p>
            <w:r>
              <w:t xml:space="preserve">Sham</w:t>
            </w:r>
          </w:p>
        </w:tc>
        <w:tc>
          <w:p>
            <w:r>
              <w:t xml:space="preserve">42</w:t>
            </w:r>
          </w:p>
        </w:tc>
        <w:tc>
          <w:p>
            <w:r>
              <w:t xml:space="preserve">38</w:t>
            </w:r>
          </w:p>
        </w:tc>
      </w:tr>
    </w:tbl>
  </w:body>
</w:document>
</file>